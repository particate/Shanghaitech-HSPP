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E7381" w14:textId="77777777" w:rsidR="00FF5074" w:rsidRDefault="00000000">
      <w:pPr>
        <w:spacing w:afterLines="50" w:after="156" w:line="276" w:lineRule="auto"/>
        <w:jc w:val="center"/>
        <w:rPr>
          <w:rFonts w:ascii="仿宋_GB2312" w:eastAsia="仿宋_GB2312" w:hAnsiTheme="minorEastAsia" w:hint="eastAsia"/>
          <w:b/>
          <w:sz w:val="36"/>
          <w:szCs w:val="32"/>
        </w:rPr>
      </w:pPr>
      <w:bookmarkStart w:id="0" w:name="OLE_LINK2"/>
      <w:bookmarkStart w:id="1" w:name="OLE_LINK3"/>
      <w:bookmarkStart w:id="2" w:name="OLE_LINK1"/>
      <w:r>
        <w:rPr>
          <w:rFonts w:ascii="仿宋_GB2312" w:eastAsia="仿宋_GB2312" w:hAnsiTheme="minorEastAsia" w:hint="eastAsia"/>
          <w:b/>
          <w:sz w:val="36"/>
          <w:szCs w:val="32"/>
        </w:rPr>
        <w:t>上海科技大学暑期社会实践责任告知书</w:t>
      </w:r>
      <w:bookmarkEnd w:id="0"/>
      <w:bookmarkEnd w:id="1"/>
    </w:p>
    <w:p w14:paraId="49220D74" w14:textId="77777777" w:rsidR="00FF5074" w:rsidRDefault="00FF5074">
      <w:pPr>
        <w:spacing w:afterLines="50" w:after="156" w:line="276" w:lineRule="auto"/>
        <w:jc w:val="center"/>
        <w:rPr>
          <w:rFonts w:ascii="仿宋_GB2312" w:eastAsia="仿宋_GB2312" w:hAnsiTheme="minorEastAsia" w:hint="eastAsia"/>
          <w:b/>
          <w:sz w:val="36"/>
          <w:szCs w:val="32"/>
        </w:rPr>
      </w:pPr>
    </w:p>
    <w:bookmarkEnd w:id="2"/>
    <w:p w14:paraId="3A6B0311" w14:textId="77777777" w:rsidR="00FF5074" w:rsidRDefault="00000000">
      <w:pPr>
        <w:spacing w:line="276" w:lineRule="auto"/>
        <w:ind w:firstLineChars="199" w:firstLine="559"/>
        <w:rPr>
          <w:rFonts w:ascii="仿宋_GB2312" w:eastAsia="仿宋_GB2312" w:hAnsiTheme="minorEastAsia" w:hint="eastAsia"/>
          <w:b/>
          <w:sz w:val="28"/>
          <w:szCs w:val="28"/>
        </w:rPr>
      </w:pPr>
      <w:r>
        <w:rPr>
          <w:rFonts w:ascii="仿宋_GB2312" w:eastAsia="仿宋_GB2312" w:hAnsiTheme="minorEastAsia" w:hint="eastAsia"/>
          <w:b/>
          <w:sz w:val="28"/>
          <w:szCs w:val="28"/>
        </w:rPr>
        <w:t>社会实践是我校本科生必修课。为了确保暑期社会实践顺利开展，保障学生出行安全，特将相关安全注意事项告知如下：</w:t>
      </w:r>
    </w:p>
    <w:p w14:paraId="36617A8B" w14:textId="341C636D" w:rsidR="00FF5074" w:rsidRDefault="00000000">
      <w:pPr>
        <w:spacing w:line="360" w:lineRule="auto"/>
        <w:ind w:firstLineChars="250" w:firstLine="700"/>
        <w:rPr>
          <w:rFonts w:ascii="仿宋_GB2312" w:eastAsia="仿宋_GB2312" w:hAnsiTheme="minorEastAsia" w:hint="eastAsia"/>
          <w:sz w:val="28"/>
          <w:szCs w:val="28"/>
        </w:rPr>
      </w:pPr>
      <w:r>
        <w:rPr>
          <w:rFonts w:ascii="仿宋_GB2312" w:eastAsia="仿宋_GB2312" w:hAnsiTheme="minorEastAsia"/>
          <w:sz w:val="28"/>
          <w:szCs w:val="28"/>
        </w:rPr>
        <w:t>___________</w:t>
      </w:r>
      <w:r>
        <w:rPr>
          <w:rFonts w:ascii="仿宋_GB2312" w:eastAsia="仿宋_GB2312" w:hAnsiTheme="minorEastAsia" w:hint="eastAsia"/>
          <w:sz w:val="28"/>
          <w:szCs w:val="28"/>
        </w:rPr>
        <w:t>同学本次申请参加的社会实践地点为湖北省黄冈市武穴市四望镇，社会实践主题为</w:t>
      </w:r>
      <w:r>
        <w:rPr>
          <w:rFonts w:ascii="仿宋_GB2312" w:eastAsia="仿宋_GB2312" w:hAnsiTheme="minorEastAsia"/>
          <w:sz w:val="28"/>
          <w:szCs w:val="28"/>
        </w:rPr>
        <w:t>链动产业新动能，赋能医药新发展</w:t>
      </w:r>
      <w:r>
        <w:rPr>
          <w:rFonts w:ascii="仿宋_GB2312" w:eastAsia="仿宋_GB2312" w:hAnsiTheme="minorEastAsia"/>
          <w:sz w:val="28"/>
          <w:szCs w:val="28"/>
        </w:rPr>
        <w:t>——</w:t>
      </w:r>
      <w:r>
        <w:rPr>
          <w:rFonts w:ascii="仿宋_GB2312" w:eastAsia="仿宋_GB2312" w:hAnsiTheme="minorEastAsia"/>
          <w:sz w:val="28"/>
          <w:szCs w:val="28"/>
        </w:rPr>
        <w:t>黄冈市医药化工产业高质量发展调研</w:t>
      </w:r>
      <w:r>
        <w:rPr>
          <w:rFonts w:ascii="仿宋_GB2312" w:eastAsia="仿宋_GB2312" w:hAnsiTheme="minorEastAsia" w:hint="eastAsia"/>
          <w:sz w:val="28"/>
          <w:szCs w:val="28"/>
        </w:rPr>
        <w:t>，实践时间自2026年7月1</w:t>
      </w:r>
      <w:ins w:id="3" w:author="安志 褚" w:date="2026-07-02T17:09:00Z" w16du:dateUtc="2026-07-02T09:09:00Z">
        <w:r w:rsidR="0064778D">
          <w:rPr>
            <w:rFonts w:ascii="仿宋_GB2312" w:eastAsia="仿宋_GB2312" w:hAnsiTheme="minorEastAsia" w:hint="eastAsia"/>
            <w:sz w:val="28"/>
            <w:szCs w:val="28"/>
          </w:rPr>
          <w:t>9</w:t>
        </w:r>
      </w:ins>
      <w:del w:id="4" w:author="安志 褚" w:date="2026-07-02T17:09:00Z" w16du:dateUtc="2026-07-02T09:09:00Z">
        <w:r w:rsidDel="0064778D">
          <w:rPr>
            <w:rFonts w:ascii="仿宋_GB2312" w:eastAsia="仿宋_GB2312" w:hAnsiTheme="minorEastAsia" w:hint="eastAsia"/>
            <w:sz w:val="28"/>
            <w:szCs w:val="28"/>
          </w:rPr>
          <w:delText>8</w:delText>
        </w:r>
      </w:del>
      <w:r>
        <w:rPr>
          <w:rFonts w:ascii="仿宋_GB2312" w:eastAsia="仿宋_GB2312" w:hAnsiTheme="minorEastAsia" w:hint="eastAsia"/>
          <w:sz w:val="28"/>
          <w:szCs w:val="28"/>
        </w:rPr>
        <w:t>日至2026年7月</w:t>
      </w:r>
      <w:r w:rsidR="0064778D">
        <w:rPr>
          <w:rFonts w:ascii="仿宋_GB2312" w:eastAsia="仿宋_GB2312" w:hAnsiTheme="minorEastAsia" w:hint="eastAsia"/>
          <w:sz w:val="28"/>
          <w:szCs w:val="28"/>
        </w:rPr>
        <w:t>30</w:t>
      </w:r>
      <w:del w:id="5" w:author="RH" w:date="2026-07-02T16:42:00Z">
        <w:r>
          <w:rPr>
            <w:rFonts w:ascii="仿宋_GB2312" w:eastAsia="仿宋_GB2312" w:hAnsiTheme="minorEastAsia"/>
            <w:sz w:val="28"/>
            <w:szCs w:val="28"/>
          </w:rPr>
          <w:delText>7</w:delText>
        </w:r>
      </w:del>
      <w:ins w:id="6" w:author="RH" w:date="2026-07-02T16:42:00Z">
        <w:del w:id="7" w:author="安志 褚" w:date="2026-07-02T17:09:00Z" w16du:dateUtc="2026-07-02T09:09:00Z">
          <w:r w:rsidDel="0064778D">
            <w:rPr>
              <w:rFonts w:ascii="仿宋_GB2312" w:eastAsia="仿宋_GB2312" w:hAnsiTheme="minorEastAsia" w:hint="eastAsia"/>
              <w:sz w:val="28"/>
              <w:szCs w:val="28"/>
            </w:rPr>
            <w:delText>9</w:delText>
          </w:r>
        </w:del>
      </w:ins>
      <w:r>
        <w:rPr>
          <w:rFonts w:ascii="仿宋_GB2312" w:eastAsia="仿宋_GB2312" w:hAnsiTheme="minorEastAsia" w:hint="eastAsia"/>
          <w:sz w:val="28"/>
          <w:szCs w:val="28"/>
        </w:rPr>
        <w:t>日。本次社会实践的指导老师为</w:t>
      </w:r>
      <w:ins w:id="8" w:author="RH" w:date="2026-07-02T16:42:00Z">
        <w:r>
          <w:rPr>
            <w:rFonts w:ascii="仿宋_GB2312" w:eastAsia="仿宋_GB2312" w:hAnsiTheme="minorEastAsia"/>
            <w:sz w:val="28"/>
            <w:szCs w:val="28"/>
          </w:rPr>
          <w:t>石野</w:t>
        </w:r>
        <w:r>
          <w:rPr>
            <w:rFonts w:ascii="仿宋_GB2312" w:eastAsia="仿宋_GB2312" w:hAnsiTheme="minorEastAsia" w:hint="eastAsia"/>
            <w:sz w:val="28"/>
            <w:szCs w:val="28"/>
          </w:rPr>
          <w:t>、</w:t>
        </w:r>
      </w:ins>
      <w:del w:id="9" w:author="RH" w:date="2026-07-02T16:42:00Z">
        <w:r>
          <w:rPr>
            <w:rFonts w:ascii="仿宋_GB2312" w:eastAsia="仿宋_GB2312" w:hAnsiTheme="minorEastAsia"/>
            <w:sz w:val="28"/>
            <w:szCs w:val="28"/>
          </w:rPr>
          <w:delText>何瑞璇</w:delText>
        </w:r>
        <w:r>
          <w:rPr>
            <w:rFonts w:ascii="仿宋_GB2312" w:eastAsia="仿宋_GB2312" w:hAnsiTheme="minorEastAsia" w:hint="eastAsia"/>
            <w:sz w:val="28"/>
            <w:szCs w:val="28"/>
          </w:rPr>
          <w:delText>、</w:delText>
        </w:r>
      </w:del>
      <w:r>
        <w:rPr>
          <w:rFonts w:ascii="仿宋_GB2312" w:eastAsia="仿宋_GB2312" w:hAnsiTheme="minorEastAsia"/>
          <w:sz w:val="28"/>
          <w:szCs w:val="28"/>
        </w:rPr>
        <w:t>张晨璐</w:t>
      </w:r>
      <w:r>
        <w:rPr>
          <w:rFonts w:ascii="仿宋_GB2312" w:eastAsia="仿宋_GB2312" w:hAnsiTheme="minorEastAsia" w:hint="eastAsia"/>
          <w:sz w:val="28"/>
          <w:szCs w:val="28"/>
        </w:rPr>
        <w:t>、</w:t>
      </w:r>
      <w:del w:id="10" w:author="RH" w:date="2026-07-02T16:42:00Z">
        <w:r>
          <w:rPr>
            <w:rFonts w:ascii="仿宋_GB2312" w:eastAsia="仿宋_GB2312" w:hAnsiTheme="minorEastAsia"/>
            <w:sz w:val="28"/>
            <w:szCs w:val="28"/>
          </w:rPr>
          <w:delText>石野</w:delText>
        </w:r>
      </w:del>
      <w:ins w:id="11" w:author="RH" w:date="2026-07-02T16:42:00Z">
        <w:r>
          <w:rPr>
            <w:rFonts w:ascii="仿宋_GB2312" w:eastAsia="仿宋_GB2312" w:hAnsiTheme="minorEastAsia"/>
            <w:sz w:val="28"/>
            <w:szCs w:val="28"/>
          </w:rPr>
          <w:t>何瑞璇</w:t>
        </w:r>
      </w:ins>
      <w:r>
        <w:rPr>
          <w:rFonts w:ascii="仿宋_GB2312" w:eastAsia="仿宋_GB2312" w:hAnsiTheme="minorEastAsia" w:hint="eastAsia"/>
          <w:sz w:val="28"/>
          <w:szCs w:val="28"/>
        </w:rPr>
        <w:t>。</w:t>
      </w:r>
    </w:p>
    <w:p w14:paraId="54A6F864" w14:textId="77777777" w:rsidR="00FF5074" w:rsidRDefault="00FF5074">
      <w:pPr>
        <w:spacing w:line="360" w:lineRule="auto"/>
        <w:ind w:firstLineChars="250" w:firstLine="700"/>
        <w:rPr>
          <w:rFonts w:ascii="仿宋_GB2312" w:eastAsia="仿宋_GB2312" w:hAnsiTheme="minorEastAsia" w:hint="eastAsia"/>
          <w:sz w:val="28"/>
          <w:szCs w:val="28"/>
        </w:rPr>
      </w:pPr>
    </w:p>
    <w:p w14:paraId="249402A0" w14:textId="77777777" w:rsidR="00FF5074" w:rsidRDefault="00000000">
      <w:pPr>
        <w:spacing w:line="360" w:lineRule="auto"/>
        <w:rPr>
          <w:rFonts w:ascii="仿宋_GB2312" w:eastAsia="仿宋_GB2312" w:hAnsiTheme="minorEastAsia" w:hint="eastAsia"/>
          <w:b/>
          <w:sz w:val="28"/>
          <w:szCs w:val="28"/>
        </w:rPr>
      </w:pPr>
      <w:r>
        <w:rPr>
          <w:rFonts w:ascii="仿宋_GB2312" w:eastAsia="仿宋_GB2312" w:hAnsiTheme="minorEastAsia" w:hint="eastAsia"/>
          <w:b/>
          <w:sz w:val="28"/>
          <w:szCs w:val="28"/>
        </w:rPr>
        <w:t>社会实践须知：</w:t>
      </w:r>
    </w:p>
    <w:p w14:paraId="5D3575FC" w14:textId="77777777" w:rsidR="00FF5074" w:rsidRDefault="00000000">
      <w:pPr>
        <w:pStyle w:val="a9"/>
        <w:numPr>
          <w:ilvl w:val="0"/>
          <w:numId w:val="1"/>
        </w:numPr>
        <w:spacing w:line="360" w:lineRule="auto"/>
        <w:ind w:firstLineChars="0"/>
        <w:rPr>
          <w:rFonts w:ascii="仿宋_GB2312" w:eastAsia="仿宋_GB2312" w:hAnsiTheme="minorEastAsia" w:hint="eastAsia"/>
          <w:sz w:val="28"/>
          <w:szCs w:val="28"/>
        </w:rPr>
      </w:pPr>
      <w:r>
        <w:rPr>
          <w:rFonts w:ascii="仿宋_GB2312" w:eastAsia="仿宋_GB2312" w:hAnsiTheme="minorEastAsia" w:hint="eastAsia"/>
          <w:sz w:val="28"/>
          <w:szCs w:val="28"/>
        </w:rPr>
        <w:t>上海科技大学为所有参加社会实践的学生购买意外险，委派教职工进行带队，期间统一安排学生住宿，并在出发前进行安全教育。</w:t>
      </w:r>
    </w:p>
    <w:p w14:paraId="66FC37C9" w14:textId="77777777" w:rsidR="00FF5074" w:rsidRDefault="00000000">
      <w:pPr>
        <w:pStyle w:val="a9"/>
        <w:numPr>
          <w:ilvl w:val="0"/>
          <w:numId w:val="1"/>
        </w:numPr>
        <w:spacing w:line="360" w:lineRule="auto"/>
        <w:ind w:firstLineChars="0"/>
        <w:rPr>
          <w:rFonts w:ascii="仿宋_GB2312" w:eastAsia="仿宋_GB2312" w:hAnsiTheme="minorEastAsia" w:hint="eastAsia"/>
          <w:sz w:val="28"/>
          <w:szCs w:val="28"/>
        </w:rPr>
      </w:pPr>
      <w:r>
        <w:rPr>
          <w:rFonts w:ascii="仿宋_GB2312" w:eastAsia="仿宋_GB2312" w:hAnsiTheme="minorEastAsia" w:hint="eastAsia"/>
          <w:sz w:val="28"/>
          <w:szCs w:val="28"/>
        </w:rPr>
        <w:t>学生应根据自身的学习兴趣以及实际的身心状况选择适合的社会实践项目，对社会实践的目的、实践地的情况以及可能存在的风险有清楚的了解。</w:t>
      </w:r>
    </w:p>
    <w:p w14:paraId="74F501CB" w14:textId="77777777" w:rsidR="00FF5074" w:rsidRDefault="00000000">
      <w:pPr>
        <w:pStyle w:val="a9"/>
        <w:numPr>
          <w:ilvl w:val="0"/>
          <w:numId w:val="1"/>
        </w:numPr>
        <w:spacing w:line="360" w:lineRule="auto"/>
        <w:ind w:firstLineChars="0"/>
        <w:rPr>
          <w:rFonts w:ascii="仿宋_GB2312" w:eastAsia="仿宋_GB2312" w:hAnsiTheme="minorEastAsia" w:hint="eastAsia"/>
          <w:sz w:val="28"/>
          <w:szCs w:val="28"/>
        </w:rPr>
      </w:pPr>
      <w:r>
        <w:rPr>
          <w:rFonts w:ascii="仿宋_GB2312" w:eastAsia="仿宋_GB2312" w:hAnsiTheme="minorEastAsia" w:hint="eastAsia"/>
          <w:sz w:val="28"/>
          <w:szCs w:val="28"/>
        </w:rPr>
        <w:t>学生应服从指导老师的统一管理，注重团队协作性，互相关心、互相帮助，按规定时间和地点参加集体活动；未经指导老师同意不得擅自离队，如因擅自离队而产生的一切后果由学生本人承担。如遇身体不适或突发情况应在第一时间向指导老师及活动开展地的负责人报告，由指导老师及活动开展地负责人做出相应安排。</w:t>
      </w:r>
    </w:p>
    <w:p w14:paraId="7652B889" w14:textId="77777777" w:rsidR="00FF5074" w:rsidRDefault="00000000">
      <w:pPr>
        <w:pStyle w:val="a9"/>
        <w:numPr>
          <w:ilvl w:val="0"/>
          <w:numId w:val="1"/>
        </w:numPr>
        <w:spacing w:line="360" w:lineRule="auto"/>
        <w:ind w:firstLineChars="0"/>
        <w:rPr>
          <w:rFonts w:ascii="仿宋_GB2312" w:eastAsia="仿宋_GB2312" w:hAnsiTheme="minorEastAsia" w:hint="eastAsia"/>
          <w:sz w:val="28"/>
          <w:szCs w:val="28"/>
        </w:rPr>
      </w:pPr>
      <w:r>
        <w:rPr>
          <w:rFonts w:ascii="仿宋_GB2312" w:eastAsia="仿宋_GB2312" w:hAnsiTheme="minorEastAsia" w:hint="eastAsia"/>
          <w:sz w:val="28"/>
          <w:szCs w:val="28"/>
        </w:rPr>
        <w:t>学生须遵守实践活动地所属的国家或地区的法律、法规，尊重当地民风</w:t>
      </w:r>
      <w:r>
        <w:rPr>
          <w:rFonts w:ascii="仿宋_GB2312" w:eastAsia="仿宋_GB2312" w:hAnsiTheme="minorEastAsia" w:hint="eastAsia"/>
          <w:sz w:val="28"/>
          <w:szCs w:val="28"/>
        </w:rPr>
        <w:lastRenderedPageBreak/>
        <w:t>民俗；不与当地群众发生冲突，不得酗酒闹事、聚众斗殴和涉足娱乐场所等；不接受地方赠品，更不可索要财物。如有存在上述行为，一切后果将由学生本人承担；学校也将按规定对该学生予以相应处罚、处分。</w:t>
      </w:r>
    </w:p>
    <w:p w14:paraId="5E7E6045" w14:textId="77777777" w:rsidR="00FF5074" w:rsidRDefault="00000000">
      <w:pPr>
        <w:pStyle w:val="a9"/>
        <w:numPr>
          <w:ilvl w:val="0"/>
          <w:numId w:val="1"/>
        </w:numPr>
        <w:spacing w:line="360" w:lineRule="auto"/>
        <w:ind w:firstLineChars="0"/>
        <w:rPr>
          <w:rFonts w:ascii="仿宋_GB2312" w:eastAsia="仿宋_GB2312" w:hAnsiTheme="minorEastAsia" w:hint="eastAsia"/>
          <w:sz w:val="28"/>
          <w:szCs w:val="28"/>
        </w:rPr>
      </w:pPr>
      <w:r>
        <w:rPr>
          <w:rFonts w:ascii="仿宋_GB2312" w:eastAsia="仿宋_GB2312" w:hAnsiTheme="minorEastAsia" w:hint="eastAsia"/>
          <w:sz w:val="28"/>
          <w:szCs w:val="28"/>
        </w:rPr>
        <w:t>学生应秉持“安全第一、健康第一”的理念，增强自我保护、自我防范意识，保证人身安全。学生应保管好个人财务，贵重物品的遗失、被盗、毁坏等经济损失由学生本人承担；应注意饮食卫生，不食用不洁食物；注意交通安全，不乘坐非法机动车辆；不进行户外攀岩、探险、游泳等危险活动；不到暑期山洪多发、滑坡、洪水、禽流感疫区等极不安全的地区开展实践课题调研。</w:t>
      </w:r>
    </w:p>
    <w:p w14:paraId="314024B0" w14:textId="77777777" w:rsidR="00FF5074" w:rsidRDefault="00000000">
      <w:pPr>
        <w:pStyle w:val="a9"/>
        <w:numPr>
          <w:ilvl w:val="0"/>
          <w:numId w:val="1"/>
        </w:numPr>
        <w:spacing w:line="360" w:lineRule="auto"/>
        <w:ind w:firstLineChars="0"/>
        <w:rPr>
          <w:rFonts w:ascii="仿宋_GB2312" w:eastAsia="仿宋_GB2312" w:hAnsiTheme="minorEastAsia" w:hint="eastAsia"/>
          <w:sz w:val="28"/>
          <w:szCs w:val="28"/>
        </w:rPr>
      </w:pPr>
      <w:r>
        <w:rPr>
          <w:rFonts w:ascii="仿宋_GB2312" w:eastAsia="仿宋_GB2312" w:hAnsiTheme="minorEastAsia" w:hint="eastAsia"/>
          <w:sz w:val="28"/>
          <w:szCs w:val="28"/>
        </w:rPr>
        <w:t xml:space="preserve">学生应根据学校安排统一前往实践地点并统一返校。如因学生个人原因未随队返校，离队后的一切行为活动由学生个人承担责任。 </w:t>
      </w:r>
    </w:p>
    <w:p w14:paraId="04CC43D1" w14:textId="77777777" w:rsidR="00FF5074" w:rsidRDefault="00000000">
      <w:pPr>
        <w:pStyle w:val="a9"/>
        <w:numPr>
          <w:ilvl w:val="0"/>
          <w:numId w:val="1"/>
        </w:numPr>
        <w:spacing w:line="360" w:lineRule="auto"/>
        <w:ind w:firstLineChars="0"/>
        <w:rPr>
          <w:rFonts w:ascii="仿宋_GB2312" w:eastAsia="仿宋_GB2312" w:hAnsiTheme="minorEastAsia" w:hint="eastAsia"/>
          <w:sz w:val="28"/>
          <w:szCs w:val="28"/>
        </w:rPr>
      </w:pPr>
      <w:r>
        <w:rPr>
          <w:rFonts w:ascii="仿宋_GB2312" w:eastAsia="仿宋_GB2312" w:hAnsiTheme="minorEastAsia" w:hint="eastAsia"/>
          <w:sz w:val="28"/>
          <w:szCs w:val="28"/>
        </w:rPr>
        <w:t>由于学生本人过错、未遵守安全规定、隐瞒自身健康的真实情况所引起的自身或第三方事故，一切后果由学生本人承担。</w:t>
      </w:r>
    </w:p>
    <w:p w14:paraId="2B524E2B" w14:textId="77777777" w:rsidR="00FF5074" w:rsidRDefault="00000000">
      <w:pPr>
        <w:pStyle w:val="a9"/>
        <w:numPr>
          <w:ilvl w:val="0"/>
          <w:numId w:val="1"/>
        </w:numPr>
        <w:spacing w:line="360" w:lineRule="auto"/>
        <w:ind w:firstLineChars="0"/>
        <w:rPr>
          <w:rFonts w:ascii="仿宋_GB2312" w:eastAsia="仿宋_GB2312" w:hAnsiTheme="minorEastAsia" w:hint="eastAsia"/>
          <w:sz w:val="28"/>
          <w:szCs w:val="28"/>
        </w:rPr>
      </w:pPr>
      <w:r>
        <w:rPr>
          <w:rFonts w:ascii="仿宋_GB2312" w:eastAsia="仿宋_GB2312" w:hAnsiTheme="minorEastAsia" w:hint="eastAsia"/>
          <w:sz w:val="28"/>
          <w:szCs w:val="28"/>
        </w:rPr>
        <w:t>其他未尽事宜，遵照上海科技大学相关规定执行。</w:t>
      </w:r>
    </w:p>
    <w:p w14:paraId="0F8D85AA" w14:textId="77777777" w:rsidR="00FF5074" w:rsidRDefault="00FF5074">
      <w:pPr>
        <w:pStyle w:val="a9"/>
        <w:spacing w:line="360" w:lineRule="auto"/>
        <w:ind w:left="420" w:firstLineChars="0" w:firstLine="0"/>
        <w:rPr>
          <w:rFonts w:ascii="仿宋_GB2312" w:eastAsia="仿宋_GB2312" w:hAnsiTheme="minorEastAsia" w:hint="eastAsia"/>
          <w:sz w:val="28"/>
          <w:szCs w:val="28"/>
        </w:rPr>
      </w:pPr>
    </w:p>
    <w:p w14:paraId="434D8D85" w14:textId="77777777" w:rsidR="00FF5074" w:rsidRDefault="00000000">
      <w:pPr>
        <w:widowControl/>
        <w:ind w:firstLineChars="200" w:firstLine="562"/>
        <w:jc w:val="left"/>
        <w:rPr>
          <w:rFonts w:ascii="仿宋_GB2312" w:eastAsia="仿宋_GB2312" w:hAnsiTheme="minorEastAsia" w:hint="eastAsia"/>
          <w:b/>
          <w:sz w:val="28"/>
          <w:szCs w:val="28"/>
        </w:rPr>
      </w:pPr>
      <w:r>
        <w:rPr>
          <w:rFonts w:ascii="仿宋_GB2312" w:eastAsia="仿宋_GB2312" w:hAnsiTheme="minorEastAsia" w:hint="eastAsia"/>
          <w:b/>
          <w:sz w:val="28"/>
          <w:szCs w:val="28"/>
        </w:rPr>
        <w:t>我已认真阅读以上所有内容，并保证严格实施，确保实践活动安全。同时，我的父母已经知晓并同意我的行程安排。</w:t>
      </w:r>
    </w:p>
    <w:p w14:paraId="113AFB17" w14:textId="77777777" w:rsidR="00FF5074" w:rsidRDefault="00FF5074">
      <w:pPr>
        <w:widowControl/>
        <w:jc w:val="left"/>
        <w:rPr>
          <w:rFonts w:ascii="仿宋_GB2312" w:eastAsia="仿宋_GB2312" w:hAnsiTheme="minorEastAsia" w:hint="eastAsia"/>
          <w:b/>
          <w:sz w:val="28"/>
          <w:szCs w:val="28"/>
        </w:rPr>
      </w:pPr>
    </w:p>
    <w:p w14:paraId="1EBF57AE" w14:textId="77777777" w:rsidR="00FF5074" w:rsidRDefault="00000000">
      <w:pPr>
        <w:spacing w:line="360" w:lineRule="auto"/>
        <w:jc w:val="left"/>
        <w:rPr>
          <w:rFonts w:ascii="仿宋_GB2312" w:eastAsia="仿宋_GB2312" w:hAnsiTheme="minorEastAsia" w:hint="eastAsia"/>
          <w:b/>
          <w:sz w:val="28"/>
          <w:szCs w:val="28"/>
        </w:rPr>
      </w:pPr>
      <w:r>
        <w:rPr>
          <w:rFonts w:ascii="仿宋_GB2312" w:eastAsia="仿宋_GB2312" w:hAnsiTheme="minorEastAsia" w:hint="eastAsia"/>
          <w:b/>
          <w:sz w:val="28"/>
          <w:szCs w:val="28"/>
        </w:rPr>
        <w:t xml:space="preserve">学生签字：                   家长签字： </w:t>
      </w:r>
      <w:r>
        <w:rPr>
          <w:rFonts w:ascii="仿宋_GB2312" w:eastAsia="仿宋_GB2312" w:hAnsiTheme="minorEastAsia"/>
          <w:b/>
          <w:sz w:val="28"/>
          <w:szCs w:val="28"/>
        </w:rPr>
        <w:t xml:space="preserve">                      </w:t>
      </w:r>
    </w:p>
    <w:p w14:paraId="2D937C23" w14:textId="77777777" w:rsidR="00FF5074" w:rsidRDefault="00000000">
      <w:pPr>
        <w:spacing w:line="360" w:lineRule="auto"/>
        <w:jc w:val="left"/>
        <w:rPr>
          <w:rFonts w:ascii="仿宋_GB2312" w:eastAsia="仿宋_GB2312" w:hAnsiTheme="minorEastAsia" w:hint="eastAsia"/>
          <w:b/>
          <w:sz w:val="22"/>
          <w:szCs w:val="28"/>
        </w:rPr>
      </w:pPr>
      <w:r>
        <w:rPr>
          <w:rFonts w:ascii="仿宋_GB2312" w:eastAsia="仿宋_GB2312" w:hAnsiTheme="minorEastAsia" w:hint="eastAsia"/>
          <w:b/>
          <w:sz w:val="28"/>
          <w:szCs w:val="28"/>
        </w:rPr>
        <w:t xml:space="preserve">                       </w:t>
      </w:r>
      <w:r>
        <w:rPr>
          <w:rFonts w:ascii="仿宋_GB2312" w:eastAsia="仿宋_GB2312" w:hAnsiTheme="minorEastAsia" w:hint="eastAsia"/>
          <w:b/>
          <w:sz w:val="22"/>
          <w:szCs w:val="28"/>
        </w:rPr>
        <w:t>（未满18周岁的学生需学生、家长共同签字后递交学校）</w:t>
      </w:r>
    </w:p>
    <w:p w14:paraId="0E0E20F6" w14:textId="77777777" w:rsidR="00FF5074" w:rsidRDefault="00000000">
      <w:pPr>
        <w:spacing w:line="360" w:lineRule="auto"/>
        <w:jc w:val="left"/>
        <w:rPr>
          <w:rFonts w:ascii="仿宋_GB2312" w:eastAsia="仿宋_GB2312" w:hAnsiTheme="minorEastAsia" w:hint="eastAsia"/>
          <w:b/>
          <w:sz w:val="28"/>
          <w:szCs w:val="28"/>
        </w:rPr>
      </w:pPr>
      <w:r>
        <w:rPr>
          <w:rFonts w:ascii="仿宋_GB2312" w:eastAsia="仿宋_GB2312" w:hAnsiTheme="minorEastAsia" w:hint="eastAsia"/>
          <w:b/>
          <w:sz w:val="28"/>
          <w:szCs w:val="28"/>
        </w:rPr>
        <w:t xml:space="preserve">日期：                       日期： </w:t>
      </w:r>
      <w:r>
        <w:rPr>
          <w:rFonts w:ascii="仿宋_GB2312" w:eastAsia="仿宋_GB2312" w:hAnsiTheme="minorEastAsia"/>
          <w:b/>
          <w:sz w:val="28"/>
          <w:szCs w:val="28"/>
        </w:rPr>
        <w:t xml:space="preserve">               </w:t>
      </w:r>
    </w:p>
    <w:sectPr w:rsidR="00FF5074">
      <w:headerReference w:type="default" r:id="rId7"/>
      <w:pgSz w:w="11906" w:h="16838"/>
      <w:pgMar w:top="993" w:right="1416" w:bottom="851" w:left="15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81D4" w14:textId="77777777" w:rsidR="00E07E24" w:rsidRDefault="00E07E24">
      <w:r>
        <w:separator/>
      </w:r>
    </w:p>
  </w:endnote>
  <w:endnote w:type="continuationSeparator" w:id="0">
    <w:p w14:paraId="5B5CE9C0" w14:textId="77777777" w:rsidR="00E07E24" w:rsidRDefault="00E07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iti SC Light">
    <w:altName w:val="Noto Sans SC"/>
    <w:charset w:val="50"/>
    <w:family w:val="auto"/>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E686" w14:textId="77777777" w:rsidR="00E07E24" w:rsidRDefault="00E07E24">
      <w:r>
        <w:separator/>
      </w:r>
    </w:p>
  </w:footnote>
  <w:footnote w:type="continuationSeparator" w:id="0">
    <w:p w14:paraId="32D72812" w14:textId="77777777" w:rsidR="00E07E24" w:rsidRDefault="00E07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F1CF" w14:textId="77777777" w:rsidR="00FF5074" w:rsidRDefault="00000000">
    <w:pPr>
      <w:pStyle w:val="a7"/>
      <w:jc w:val="right"/>
    </w:pPr>
    <w:r>
      <w:rPr>
        <w:noProof/>
      </w:rPr>
      <w:drawing>
        <wp:inline distT="0" distB="0" distL="0" distR="0" wp14:anchorId="2C91EE3B" wp14:editId="756D1237">
          <wp:extent cx="2082165" cy="6915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stretch>
                    <a:fillRect/>
                  </a:stretch>
                </pic:blipFill>
                <pic:spPr>
                  <a:xfrm>
                    <a:off x="0" y="0"/>
                    <a:ext cx="2082210" cy="691591"/>
                  </a:xfrm>
                  <a:prstGeom prst="rect">
                    <a:avLst/>
                  </a:prstGeom>
                </pic:spPr>
              </pic:pic>
            </a:graphicData>
          </a:graphic>
        </wp:inline>
      </w:drawing>
    </w:r>
  </w:p>
  <w:p w14:paraId="3EC55CAE" w14:textId="77777777" w:rsidR="00FF5074" w:rsidRDefault="00FF5074">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D7B09"/>
    <w:multiLevelType w:val="multilevel"/>
    <w:tmpl w:val="0C5D7B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772756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安志 褚">
    <w15:presenceInfo w15:providerId="Windows Live" w15:userId="0c86cae63054fbee"/>
  </w15:person>
  <w15:person w15:author="RH">
    <w15:presenceInfo w15:providerId="None" w15:userId="R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QwsDS3MDOzMDUxNjFS0lEKTi0uzszPAykwrAUAy2ivFiwAAAA="/>
  </w:docVars>
  <w:rsids>
    <w:rsidRoot w:val="0017799C"/>
    <w:rsid w:val="000019A8"/>
    <w:rsid w:val="00003F15"/>
    <w:rsid w:val="00042F7D"/>
    <w:rsid w:val="00092C8B"/>
    <w:rsid w:val="000A3FD0"/>
    <w:rsid w:val="000B263A"/>
    <w:rsid w:val="000C10F9"/>
    <w:rsid w:val="000E7CBB"/>
    <w:rsid w:val="0011278B"/>
    <w:rsid w:val="0012304A"/>
    <w:rsid w:val="0015529D"/>
    <w:rsid w:val="0017799C"/>
    <w:rsid w:val="00180C76"/>
    <w:rsid w:val="001C1968"/>
    <w:rsid w:val="001D5FCD"/>
    <w:rsid w:val="001F0D11"/>
    <w:rsid w:val="001F42E6"/>
    <w:rsid w:val="002216A9"/>
    <w:rsid w:val="002A517E"/>
    <w:rsid w:val="002A540B"/>
    <w:rsid w:val="002E6B5D"/>
    <w:rsid w:val="00302CDE"/>
    <w:rsid w:val="003407BB"/>
    <w:rsid w:val="0034682D"/>
    <w:rsid w:val="0038289B"/>
    <w:rsid w:val="003E6D04"/>
    <w:rsid w:val="003F2219"/>
    <w:rsid w:val="00423985"/>
    <w:rsid w:val="00427EE0"/>
    <w:rsid w:val="004406ED"/>
    <w:rsid w:val="004954ED"/>
    <w:rsid w:val="004C2054"/>
    <w:rsid w:val="004D665C"/>
    <w:rsid w:val="00542FA0"/>
    <w:rsid w:val="0058173A"/>
    <w:rsid w:val="005B6AF4"/>
    <w:rsid w:val="0064778D"/>
    <w:rsid w:val="006844DB"/>
    <w:rsid w:val="006A58D2"/>
    <w:rsid w:val="006E731E"/>
    <w:rsid w:val="00700241"/>
    <w:rsid w:val="007105A6"/>
    <w:rsid w:val="00712661"/>
    <w:rsid w:val="00717D78"/>
    <w:rsid w:val="00746ACF"/>
    <w:rsid w:val="00750F24"/>
    <w:rsid w:val="00797B7C"/>
    <w:rsid w:val="007C4A7D"/>
    <w:rsid w:val="007C7BC8"/>
    <w:rsid w:val="008645A8"/>
    <w:rsid w:val="00866605"/>
    <w:rsid w:val="00897525"/>
    <w:rsid w:val="008B4766"/>
    <w:rsid w:val="008B62D6"/>
    <w:rsid w:val="008B7586"/>
    <w:rsid w:val="008C45BC"/>
    <w:rsid w:val="009003D9"/>
    <w:rsid w:val="00904CD3"/>
    <w:rsid w:val="00932C86"/>
    <w:rsid w:val="009359E3"/>
    <w:rsid w:val="00946074"/>
    <w:rsid w:val="00970D3F"/>
    <w:rsid w:val="00984A51"/>
    <w:rsid w:val="009A12D2"/>
    <w:rsid w:val="00A148B7"/>
    <w:rsid w:val="00A87106"/>
    <w:rsid w:val="00A93C52"/>
    <w:rsid w:val="00AD41E8"/>
    <w:rsid w:val="00AD5A67"/>
    <w:rsid w:val="00AE56A6"/>
    <w:rsid w:val="00B038F6"/>
    <w:rsid w:val="00B040AA"/>
    <w:rsid w:val="00B2266B"/>
    <w:rsid w:val="00B456C3"/>
    <w:rsid w:val="00B57E82"/>
    <w:rsid w:val="00BA3CA8"/>
    <w:rsid w:val="00BC52AD"/>
    <w:rsid w:val="00BF0A25"/>
    <w:rsid w:val="00BF401A"/>
    <w:rsid w:val="00C145C8"/>
    <w:rsid w:val="00C974F6"/>
    <w:rsid w:val="00CF110C"/>
    <w:rsid w:val="00D24B69"/>
    <w:rsid w:val="00D33AC5"/>
    <w:rsid w:val="00D43B34"/>
    <w:rsid w:val="00D50AC6"/>
    <w:rsid w:val="00D7556A"/>
    <w:rsid w:val="00D84B5A"/>
    <w:rsid w:val="00DA54E8"/>
    <w:rsid w:val="00DB0EB4"/>
    <w:rsid w:val="00DF6E14"/>
    <w:rsid w:val="00DF79D2"/>
    <w:rsid w:val="00E07E24"/>
    <w:rsid w:val="00E1444F"/>
    <w:rsid w:val="00E7235D"/>
    <w:rsid w:val="00E74408"/>
    <w:rsid w:val="00E84F4D"/>
    <w:rsid w:val="00EB6EBE"/>
    <w:rsid w:val="00EC50E2"/>
    <w:rsid w:val="00EC7A2F"/>
    <w:rsid w:val="00ED1441"/>
    <w:rsid w:val="00ED3DA1"/>
    <w:rsid w:val="00F07471"/>
    <w:rsid w:val="00F21CAB"/>
    <w:rsid w:val="00F346C5"/>
    <w:rsid w:val="00F7135E"/>
    <w:rsid w:val="00F72ACD"/>
    <w:rsid w:val="00FA1C4B"/>
    <w:rsid w:val="00FC150D"/>
    <w:rsid w:val="00FC295B"/>
    <w:rsid w:val="00FC4DEF"/>
    <w:rsid w:val="00FF5074"/>
    <w:rsid w:val="00FF77E1"/>
    <w:rsid w:val="390E3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B6BEC"/>
  <w15:docId w15:val="{E6383BA3-F96E-45A6-88DA-81D7FB0BC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Heiti SC Light" w:eastAsia="Heiti SC Light"/>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List Paragraph"/>
    <w:basedOn w:val="a"/>
    <w:uiPriority w:val="34"/>
    <w:qFormat/>
    <w:pPr>
      <w:ind w:firstLineChars="200" w:firstLine="420"/>
    </w:pPr>
  </w:style>
  <w:style w:type="paragraph" w:customStyle="1" w:styleId="p0">
    <w:name w:val="p0"/>
    <w:basedOn w:val="a"/>
    <w:qFormat/>
    <w:pPr>
      <w:widowControl/>
      <w:spacing w:before="100" w:beforeAutospacing="1" w:after="100" w:afterAutospacing="1"/>
      <w:jc w:val="left"/>
    </w:pPr>
    <w:rPr>
      <w:rFonts w:ascii="宋体" w:eastAsia="宋体" w:hAnsi="宋体" w:cs="宋体"/>
      <w:kern w:val="0"/>
      <w:sz w:val="24"/>
      <w:szCs w:val="24"/>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rFonts w:ascii="Heiti SC Light" w:eastAsia="Heiti SC Light"/>
      <w:sz w:val="18"/>
      <w:szCs w:val="18"/>
    </w:rPr>
  </w:style>
  <w:style w:type="paragraph" w:styleId="aa">
    <w:name w:val="Revision"/>
    <w:hidden/>
    <w:uiPriority w:val="99"/>
    <w:unhideWhenUsed/>
    <w:rsid w:val="0015529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167</Words>
  <Characters>953</Characters>
  <Application>Microsoft Office Word</Application>
  <DocSecurity>0</DocSecurity>
  <Lines>7</Lines>
  <Paragraphs>2</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安志 褚</cp:lastModifiedBy>
  <cp:revision>3</cp:revision>
  <dcterms:created xsi:type="dcterms:W3CDTF">2026-07-02T09:09:00Z</dcterms:created>
  <dcterms:modified xsi:type="dcterms:W3CDTF">2026-07-02T09:10:00Z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eyJoZGlkIjoiOWVlOWQ2ODQyZWQzZmE0NGM2OWRkODE5YjYyYTU4OGYiLCJ1c2VySWQiOiIxNTI5Nzg2NTM1In0=</vt:lpwstr>
  </property>
  <property fmtid="{D5CDD505-2E9C-101B-9397-08002B2CF9AE}" pid="3" name="KSOProductBuildVer">
    <vt:lpwstr>2052-12.1.0.25222</vt:lpwstr>
  </property>
  <property fmtid="{D5CDD505-2E9C-101B-9397-08002B2CF9AE}" pid="4" name="ICV">
    <vt:lpwstr>5B14D6FF7E8641908D36A3827E553231_13</vt:lpwstr>
  </property>
</Properties>
</file>